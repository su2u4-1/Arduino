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040F7" w:rsidRDefault="00D9008A">
      <w:pPr>
        <w:jc w:val="center"/>
      </w:pPr>
      <w:r>
        <w:t>科技應用專題</w:t>
      </w:r>
      <w:r>
        <w:t>-</w:t>
      </w:r>
      <w:r>
        <w:t>智慧家居專題報告</w:t>
      </w:r>
    </w:p>
    <w:p w:rsidR="003040F7" w:rsidRDefault="00D9008A">
      <w:pPr>
        <w:jc w:val="center"/>
      </w:pPr>
      <w:r>
        <w:t>班級</w:t>
      </w:r>
      <w:r>
        <w:t>:316</w:t>
      </w:r>
    </w:p>
    <w:p w:rsidR="003040F7" w:rsidRDefault="00D9008A">
      <w:pPr>
        <w:jc w:val="center"/>
      </w:pPr>
      <w:r>
        <w:t>組別：第</w:t>
      </w:r>
      <w:r>
        <w:t>2</w:t>
      </w:r>
      <w:r>
        <w:t xml:space="preserve">組　</w:t>
      </w:r>
    </w:p>
    <w:p w:rsidR="003040F7" w:rsidRDefault="00D9008A">
      <w:pPr>
        <w:jc w:val="center"/>
      </w:pPr>
      <w:r>
        <w:t>座號姓名：</w:t>
      </w:r>
      <w:r>
        <w:t>02</w:t>
      </w:r>
      <w:r>
        <w:t>王</w:t>
      </w:r>
      <w:r>
        <w:rPr>
          <w:rFonts w:hint="eastAsia"/>
        </w:rPr>
        <w:t>政軒</w:t>
      </w:r>
      <w:r>
        <w:t>、</w:t>
      </w:r>
      <w:r>
        <w:rPr>
          <w:rFonts w:hint="eastAsia"/>
        </w:rPr>
        <w:t>17</w:t>
      </w:r>
      <w:r>
        <w:rPr>
          <w:rFonts w:hint="eastAsia"/>
        </w:rPr>
        <w:t>張閎翔、</w:t>
      </w:r>
      <w:r>
        <w:rPr>
          <w:rFonts w:hint="eastAsia"/>
        </w:rPr>
        <w:t>27</w:t>
      </w:r>
      <w:r>
        <w:rPr>
          <w:rFonts w:hint="eastAsia"/>
        </w:rPr>
        <w:t>蘇定澤</w:t>
      </w:r>
    </w:p>
    <w:p w:rsidR="003040F7" w:rsidRDefault="003040F7">
      <w:pPr>
        <w:jc w:val="center"/>
      </w:pPr>
    </w:p>
    <w:p w:rsidR="003040F7" w:rsidRDefault="00D9008A">
      <w:r>
        <w:t>專題名稱：</w:t>
      </w:r>
      <w:r w:rsidR="00CB24D6">
        <w:rPr>
          <w:rFonts w:hint="eastAsia"/>
        </w:rPr>
        <w:t>密碼鎖</w:t>
      </w:r>
    </w:p>
    <w:p w:rsidR="003040F7" w:rsidRDefault="003040F7"/>
    <w:p w:rsidR="003D3AF2" w:rsidRPr="003D3AF2" w:rsidRDefault="00D9008A" w:rsidP="00D9008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ins w:id="0" w:author="Administrator" w:date="2024-12-05T11:41:00Z"/>
          <w:rPrChange w:id="1" w:author="Administrator" w:date="2024-12-05T11:41:00Z">
            <w:rPr>
              <w:ins w:id="2" w:author="Administrator" w:date="2024-12-05T11:41:00Z"/>
              <w:color w:val="000000"/>
            </w:rPr>
          </w:rPrChange>
        </w:rPr>
      </w:pPr>
      <w:r>
        <w:rPr>
          <w:rFonts w:eastAsia="Calibri"/>
          <w:color w:val="000000"/>
        </w:rPr>
        <w:t>是否為自創程式(5%)：</w:t>
      </w:r>
    </w:p>
    <w:p w:rsidR="003040F7" w:rsidDel="003D3AF2" w:rsidRDefault="00D9008A" w:rsidP="003D3AF2">
      <w:pPr>
        <w:pBdr>
          <w:top w:val="nil"/>
          <w:left w:val="nil"/>
          <w:bottom w:val="nil"/>
          <w:right w:val="nil"/>
          <w:between w:val="nil"/>
        </w:pBdr>
        <w:ind w:left="480"/>
        <w:rPr>
          <w:del w:id="3" w:author="Administrator" w:date="2024-12-05T11:41:00Z"/>
        </w:rPr>
        <w:pPrChange w:id="4" w:author="Administrator" w:date="2024-12-05T11:41:00Z">
          <w:pPr>
            <w:numPr>
              <w:numId w:val="1"/>
            </w:numPr>
            <w:pBdr>
              <w:top w:val="nil"/>
              <w:left w:val="nil"/>
              <w:bottom w:val="nil"/>
              <w:right w:val="nil"/>
              <w:between w:val="nil"/>
            </w:pBdr>
            <w:ind w:left="480" w:hanging="480"/>
          </w:pPr>
        </w:pPrChange>
      </w:pPr>
      <w:r>
        <w:rPr>
          <w:rFonts w:ascii="新細明體" w:eastAsia="新細明體" w:hAnsi="新細明體" w:cs="新細明體" w:hint="eastAsia"/>
          <w:color w:val="000000"/>
        </w:rPr>
        <w:t>是</w:t>
      </w:r>
    </w:p>
    <w:p w:rsidR="00D9008A" w:rsidRPr="00D9008A" w:rsidRDefault="00D9008A" w:rsidP="003D3AF2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hint="eastAsia"/>
        </w:rPr>
        <w:pPrChange w:id="5" w:author="Administrator" w:date="2024-12-05T11:41:00Z">
          <w:pPr>
            <w:pBdr>
              <w:top w:val="nil"/>
              <w:left w:val="nil"/>
              <w:bottom w:val="nil"/>
              <w:right w:val="nil"/>
              <w:between w:val="nil"/>
            </w:pBdr>
            <w:ind w:left="480"/>
          </w:pPr>
        </w:pPrChange>
      </w:pPr>
    </w:p>
    <w:p w:rsidR="003040F7" w:rsidRDefault="00D9008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rFonts w:eastAsia="Calibri"/>
          <w:color w:val="000000"/>
        </w:rPr>
        <w:t>材料/模組清單(5%)：</w:t>
      </w:r>
    </w:p>
    <w:p w:rsidR="003040F7" w:rsidDel="003D3AF2" w:rsidRDefault="00D9008A">
      <w:pPr>
        <w:pBdr>
          <w:top w:val="nil"/>
          <w:left w:val="nil"/>
          <w:bottom w:val="nil"/>
          <w:right w:val="nil"/>
          <w:between w:val="nil"/>
        </w:pBdr>
        <w:ind w:left="480"/>
        <w:rPr>
          <w:del w:id="6" w:author="Administrator" w:date="2024-12-05T11:42:00Z"/>
          <w:color w:val="000000"/>
        </w:rPr>
      </w:pPr>
      <w:r>
        <w:rPr>
          <w:rFonts w:eastAsia="Calibri"/>
          <w:color w:val="000000"/>
        </w:rPr>
        <w:t xml:space="preserve">Arduino </w:t>
      </w:r>
      <w:proofErr w:type="spellStart"/>
      <w:r>
        <w:rPr>
          <w:rFonts w:eastAsia="Calibri"/>
          <w:color w:val="000000"/>
        </w:rPr>
        <w:t>uno</w:t>
      </w:r>
      <w:proofErr w:type="spellEnd"/>
      <w:r>
        <w:rPr>
          <w:rFonts w:eastAsia="Calibri"/>
          <w:color w:val="000000"/>
        </w:rPr>
        <w:t xml:space="preserve"> 版 x1 、 按鈕x</w:t>
      </w:r>
      <w:ins w:id="7" w:author="Administrator" w:date="2024-12-05T11:41:00Z">
        <w:r w:rsidR="003D3AF2">
          <w:rPr>
            <w:rFonts w:eastAsia="Calibri"/>
            <w:color w:val="000000"/>
          </w:rPr>
          <w:t>1</w:t>
        </w:r>
      </w:ins>
      <w:r>
        <w:rPr>
          <w:rFonts w:eastAsia="Calibri"/>
          <w:color w:val="000000"/>
        </w:rPr>
        <w:t xml:space="preserve">1 、 </w:t>
      </w:r>
      <w:del w:id="8" w:author="Administrator" w:date="2024-12-05T11:41:00Z">
        <w:r w:rsidDel="003D3AF2">
          <w:rPr>
            <w:rFonts w:eastAsia="Calibri"/>
            <w:color w:val="000000"/>
          </w:rPr>
          <w:delText>LEDx1</w:delText>
        </w:r>
      </w:del>
      <w:ins w:id="9" w:author="Administrator" w:date="2024-12-05T11:41:00Z">
        <w:r w:rsidR="003D3AF2">
          <w:rPr>
            <w:rFonts w:ascii="新細明體" w:eastAsia="新細明體" w:hAnsi="新細明體" w:cs="新細明體" w:hint="eastAsia"/>
            <w:color w:val="000000"/>
          </w:rPr>
          <w:t>伺服器馬達</w:t>
        </w:r>
        <w:r w:rsidR="003D3AF2">
          <w:rPr>
            <w:rFonts w:eastAsia="Calibri"/>
            <w:color w:val="000000"/>
          </w:rPr>
          <w:t>x1</w:t>
        </w:r>
      </w:ins>
      <w:r>
        <w:rPr>
          <w:rFonts w:eastAsia="Calibri"/>
          <w:color w:val="000000"/>
        </w:rPr>
        <w:t>、杜邦線</w:t>
      </w:r>
      <w:ins w:id="10" w:author="Administrator" w:date="2024-12-05T11:42:00Z">
        <w:r w:rsidR="003D3AF2">
          <w:rPr>
            <w:rFonts w:eastAsia="Calibri"/>
            <w:color w:val="000000"/>
          </w:rPr>
          <w:t>x28</w:t>
        </w:r>
      </w:ins>
      <w:del w:id="11" w:author="Administrator" w:date="2024-12-05T11:42:00Z">
        <w:r w:rsidDel="003D3AF2">
          <w:rPr>
            <w:rFonts w:eastAsia="Calibri"/>
            <w:color w:val="000000"/>
          </w:rPr>
          <w:delText>x</w:delText>
        </w:r>
      </w:del>
      <w:del w:id="12" w:author="Administrator" w:date="2024-12-05T11:41:00Z">
        <w:r w:rsidDel="003D3AF2">
          <w:rPr>
            <w:rFonts w:eastAsia="Calibri"/>
            <w:color w:val="000000"/>
          </w:rPr>
          <w:delText>7</w:delText>
        </w:r>
      </w:del>
      <w:r>
        <w:rPr>
          <w:rFonts w:eastAsia="Calibri"/>
          <w:color w:val="000000"/>
        </w:rPr>
        <w:t>。</w:t>
      </w:r>
    </w:p>
    <w:p w:rsidR="003040F7" w:rsidRDefault="003040F7" w:rsidP="003D3AF2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hint="eastAsia"/>
        </w:rPr>
        <w:pPrChange w:id="13" w:author="Administrator" w:date="2024-12-05T11:42:00Z">
          <w:pPr/>
        </w:pPrChange>
      </w:pPr>
    </w:p>
    <w:p w:rsidR="003040F7" w:rsidRDefault="00D9008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rFonts w:eastAsia="Calibri"/>
          <w:color w:val="000000"/>
        </w:rPr>
        <w:t xml:space="preserve">電路控制動作說明(10%)： </w:t>
      </w:r>
    </w:p>
    <w:p w:rsidR="003040F7" w:rsidRPr="00D9008A" w:rsidDel="003D3AF2" w:rsidRDefault="00D9008A">
      <w:pPr>
        <w:pBdr>
          <w:top w:val="nil"/>
          <w:left w:val="nil"/>
          <w:bottom w:val="nil"/>
          <w:right w:val="nil"/>
          <w:between w:val="nil"/>
        </w:pBdr>
        <w:ind w:left="480"/>
        <w:rPr>
          <w:del w:id="14" w:author="Administrator" w:date="2024-12-05T11:42:00Z"/>
          <w:color w:val="000000"/>
        </w:rPr>
      </w:pPr>
      <w:r>
        <w:rPr>
          <w:rFonts w:asciiTheme="minorEastAsia" w:hAnsiTheme="minorEastAsia"/>
          <w:color w:val="000000"/>
        </w:rPr>
        <w:t>……</w:t>
      </w:r>
    </w:p>
    <w:p w:rsidR="003040F7" w:rsidRDefault="003040F7" w:rsidP="003D3AF2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hint="eastAsia"/>
        </w:rPr>
        <w:pPrChange w:id="15" w:author="Administrator" w:date="2024-12-05T11:42:00Z">
          <w:pPr/>
        </w:pPrChange>
      </w:pPr>
    </w:p>
    <w:p w:rsidR="00D9008A" w:rsidRDefault="00D9008A" w:rsidP="00D9008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u w:val="single"/>
        </w:rPr>
      </w:pPr>
      <w:r>
        <w:rPr>
          <w:rFonts w:eastAsia="Calibri"/>
          <w:color w:val="000000"/>
        </w:rPr>
        <w:t>流程圖(20%)：</w:t>
      </w:r>
    </w:p>
    <w:p w:rsidR="003040F7" w:rsidRPr="00D9008A" w:rsidRDefault="00D9008A" w:rsidP="00D9008A">
      <w:pPr>
        <w:pBdr>
          <w:top w:val="nil"/>
          <w:left w:val="nil"/>
          <w:bottom w:val="nil"/>
          <w:right w:val="nil"/>
          <w:between w:val="nil"/>
        </w:pBdr>
        <w:ind w:left="480"/>
        <w:rPr>
          <w:b/>
          <w:u w:val="single"/>
        </w:rPr>
      </w:pPr>
      <w:r w:rsidRPr="00D9008A">
        <w:rPr>
          <w:rFonts w:asciiTheme="minorEastAsia" w:hAnsiTheme="minorEastAsia"/>
          <w:color w:val="000000"/>
        </w:rPr>
        <w:t>……</w:t>
      </w:r>
    </w:p>
    <w:p w:rsidR="003040F7" w:rsidRDefault="00D9008A" w:rsidP="00D9008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rFonts w:eastAsia="Calibri"/>
          <w:color w:val="000000"/>
        </w:rPr>
        <w:t>程式碼(5%)：</w:t>
      </w:r>
    </w:p>
    <w:p w:rsidR="00D9008A" w:rsidRDefault="00D9008A" w:rsidP="00D9008A">
      <w:pPr>
        <w:pBdr>
          <w:top w:val="nil"/>
          <w:left w:val="nil"/>
          <w:bottom w:val="nil"/>
          <w:right w:val="nil"/>
          <w:between w:val="nil"/>
        </w:pBdr>
        <w:ind w:left="480"/>
      </w:pPr>
      <w:r>
        <w:rPr>
          <w:rFonts w:hint="eastAsia"/>
        </w:rPr>
        <w:t>h</w:t>
      </w:r>
      <w:r>
        <w:t>ttps://github.com/su2u4-1/Arduino/tree/main</w:t>
      </w:r>
      <w:ins w:id="16" w:author="Administrator" w:date="2024-12-05T11:40:00Z">
        <w:r w:rsidR="00562389">
          <w:t>/</w:t>
        </w:r>
        <w:r w:rsidR="00562389">
          <w:rPr>
            <w:rFonts w:hint="eastAsia"/>
          </w:rPr>
          <w:t>7</w:t>
        </w:r>
        <w:r w:rsidR="00562389">
          <w:t>/</w:t>
        </w:r>
      </w:ins>
      <w:ins w:id="17" w:author="Administrator" w:date="2024-12-05T11:41:00Z">
        <w:r w:rsidR="00562389">
          <w:t>test</w:t>
        </w:r>
      </w:ins>
      <w:del w:id="18" w:author="Administrator" w:date="2024-12-05T11:40:00Z">
        <w:r w:rsidDel="00562389">
          <w:delText>/</w:delText>
        </w:r>
        <w:r w:rsidDel="00562389">
          <w:rPr>
            <w:rFonts w:hint="eastAsia"/>
          </w:rPr>
          <w:delText>5/</w:delText>
        </w:r>
        <w:r w:rsidDel="00562389">
          <w:rPr>
            <w:rFonts w:asciiTheme="minorEastAsia" w:hAnsiTheme="minorEastAsia" w:hint="eastAsia"/>
            <w:color w:val="000000"/>
          </w:rPr>
          <w:delText>…</w:delText>
        </w:r>
      </w:del>
      <w:r>
        <w:t>.ino</w:t>
      </w:r>
    </w:p>
    <w:p w:rsidR="00D9008A" w:rsidRPr="00D9008A" w:rsidRDefault="00D9008A" w:rsidP="00D9008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rFonts w:eastAsia="Calibri"/>
          <w:color w:val="000000"/>
        </w:rPr>
        <w:t>電路圖照片(5%)：</w:t>
      </w:r>
    </w:p>
    <w:p w:rsidR="00D9008A" w:rsidRPr="00D9008A" w:rsidDel="003D3AF2" w:rsidRDefault="00617689" w:rsidP="00D9008A">
      <w:pPr>
        <w:pStyle w:val="a7"/>
        <w:pBdr>
          <w:top w:val="nil"/>
          <w:left w:val="nil"/>
          <w:bottom w:val="nil"/>
          <w:right w:val="nil"/>
          <w:between w:val="nil"/>
        </w:pBdr>
        <w:ind w:leftChars="0"/>
        <w:rPr>
          <w:del w:id="19" w:author="Administrator" w:date="2024-12-05T11:42:00Z"/>
          <w:b/>
          <w:u w:val="single"/>
        </w:rPr>
      </w:pPr>
      <w:ins w:id="20" w:author="Administrator" w:date="2024-12-05T11:44:00Z">
        <w:r>
          <w:rPr>
            <w:rFonts w:asciiTheme="minorEastAsia" w:hAnsiTheme="minorEastAsia"/>
            <w:noProof/>
            <w:color w:val="000000"/>
          </w:rPr>
          <w:drawing>
            <wp:inline distT="0" distB="0" distL="0" distR="0" wp14:anchorId="358A2EB9">
              <wp:extent cx="4714875" cy="3536158"/>
              <wp:effectExtent l="0" t="0" r="0" b="7620"/>
              <wp:docPr id="4" name="圖片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89454" cy="3592093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</wp:inline>
          </w:drawing>
        </w:r>
      </w:ins>
      <w:del w:id="21" w:author="Administrator" w:date="2024-12-05T11:44:00Z">
        <w:r w:rsidR="00D9008A" w:rsidRPr="00D9008A" w:rsidDel="00617689">
          <w:rPr>
            <w:rFonts w:asciiTheme="minorEastAsia" w:hAnsiTheme="minorEastAsia"/>
            <w:color w:val="000000"/>
          </w:rPr>
          <w:delText>……</w:delText>
        </w:r>
      </w:del>
    </w:p>
    <w:p w:rsidR="003040F7" w:rsidRDefault="003040F7" w:rsidP="003D3AF2">
      <w:pPr>
        <w:pStyle w:val="a7"/>
        <w:pBdr>
          <w:top w:val="nil"/>
          <w:left w:val="nil"/>
          <w:bottom w:val="nil"/>
          <w:right w:val="nil"/>
          <w:between w:val="nil"/>
        </w:pBdr>
        <w:ind w:leftChars="0"/>
        <w:rPr>
          <w:rFonts w:hint="eastAsia"/>
        </w:rPr>
        <w:pPrChange w:id="22" w:author="Administrator" w:date="2024-12-05T11:42:00Z">
          <w:pPr/>
        </w:pPrChange>
      </w:pPr>
    </w:p>
    <w:p w:rsidR="003040F7" w:rsidRDefault="00D9008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rFonts w:ascii="微軟正黑體" w:eastAsia="微軟正黑體" w:hAnsi="微軟正黑體" w:cs="微軟正黑體" w:hint="eastAsia"/>
          <w:color w:val="000000"/>
        </w:rPr>
        <w:t>此</w:t>
      </w:r>
      <w:r>
        <w:rPr>
          <w:rFonts w:eastAsia="Calibri"/>
          <w:color w:val="000000"/>
        </w:rPr>
        <w:t>電路控制如何解決生活中的問題?(10%)</w:t>
      </w:r>
    </w:p>
    <w:p w:rsidR="003040F7" w:rsidRDefault="00217391">
      <w:pPr>
        <w:pBdr>
          <w:top w:val="nil"/>
          <w:left w:val="nil"/>
          <w:bottom w:val="nil"/>
          <w:right w:val="nil"/>
          <w:between w:val="nil"/>
        </w:pBdr>
        <w:ind w:left="480"/>
      </w:pPr>
      <w:ins w:id="23" w:author="Administrator" w:date="2024-12-05T11:45:00Z">
        <w:r w:rsidRPr="00217391">
          <w:rPr>
            <w:rFonts w:hint="eastAsia"/>
          </w:rPr>
          <w:t>設計</w:t>
        </w:r>
        <w:r w:rsidRPr="00217391">
          <w:rPr>
            <w:rFonts w:hint="eastAsia"/>
          </w:rPr>
          <w:t>11</w:t>
        </w:r>
        <w:r w:rsidRPr="00217391">
          <w:rPr>
            <w:rFonts w:hint="eastAsia"/>
          </w:rPr>
          <w:t>按鈕，</w:t>
        </w:r>
        <w:r w:rsidRPr="00217391">
          <w:rPr>
            <w:rFonts w:hint="eastAsia"/>
          </w:rPr>
          <w:t>0</w:t>
        </w:r>
        <w:r w:rsidRPr="00217391">
          <w:rPr>
            <w:rFonts w:hint="eastAsia"/>
          </w:rPr>
          <w:t>到</w:t>
        </w:r>
        <w:r w:rsidRPr="00217391">
          <w:rPr>
            <w:rFonts w:hint="eastAsia"/>
          </w:rPr>
          <w:t>9</w:t>
        </w:r>
        <w:r w:rsidRPr="00217391">
          <w:rPr>
            <w:rFonts w:hint="eastAsia"/>
          </w:rPr>
          <w:t>包含一個控制鈕，組成一個簡便的密碼鎖，輸入密碼</w:t>
        </w:r>
        <w:proofErr w:type="gramStart"/>
        <w:r w:rsidRPr="00217391">
          <w:rPr>
            <w:rFonts w:hint="eastAsia"/>
          </w:rPr>
          <w:t>解鎖時</w:t>
        </w:r>
        <w:proofErr w:type="gramEnd"/>
        <w:r w:rsidRPr="00217391">
          <w:rPr>
            <w:rFonts w:hint="eastAsia"/>
          </w:rPr>
          <w:t>，箱子的小口即開啟，箱子內可以存儲生活中的物品，有點像保險箱</w:t>
        </w:r>
        <w:r>
          <w:rPr>
            <w:rFonts w:hint="eastAsia"/>
          </w:rPr>
          <w:t>。</w:t>
        </w:r>
      </w:ins>
    </w:p>
    <w:p w:rsidR="00D9008A" w:rsidRDefault="00D9008A" w:rsidP="00D9008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rFonts w:eastAsia="Calibri"/>
          <w:color w:val="000000"/>
        </w:rPr>
        <w:t>實體作品照(20%)</w:t>
      </w:r>
    </w:p>
    <w:p w:rsidR="00D9008A" w:rsidRDefault="00D9008A" w:rsidP="00D9008A">
      <w:pPr>
        <w:pBdr>
          <w:top w:val="nil"/>
          <w:left w:val="nil"/>
          <w:bottom w:val="nil"/>
          <w:right w:val="nil"/>
          <w:between w:val="nil"/>
        </w:pBdr>
        <w:ind w:left="480"/>
      </w:pPr>
    </w:p>
    <w:p w:rsidR="003D3AF2" w:rsidRDefault="00D9008A" w:rsidP="003D3AF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ins w:id="24" w:author="Administrator" w:date="2024-12-05T11:43:00Z"/>
        </w:rPr>
      </w:pPr>
      <w:r>
        <w:rPr>
          <w:rFonts w:eastAsia="Calibri"/>
          <w:color w:val="000000"/>
        </w:rPr>
        <w:t>心得反思(15%)</w:t>
      </w:r>
    </w:p>
    <w:p w:rsidR="003D3AF2" w:rsidRDefault="003D3AF2" w:rsidP="003D3AF2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hint="eastAsia"/>
        </w:rPr>
        <w:pPrChange w:id="25" w:author="Administrator" w:date="2024-12-05T11:43:00Z">
          <w:pPr>
            <w:numPr>
              <w:numId w:val="1"/>
            </w:numPr>
            <w:pBdr>
              <w:top w:val="nil"/>
              <w:left w:val="nil"/>
              <w:bottom w:val="nil"/>
              <w:right w:val="nil"/>
              <w:between w:val="nil"/>
            </w:pBdr>
            <w:ind w:left="480" w:hanging="480"/>
          </w:pPr>
        </w:pPrChange>
      </w:pPr>
    </w:p>
    <w:p w:rsidR="00D9008A" w:rsidDel="003D3AF2" w:rsidRDefault="00D9008A" w:rsidP="00D9008A">
      <w:pPr>
        <w:pBdr>
          <w:top w:val="nil"/>
          <w:left w:val="nil"/>
          <w:bottom w:val="nil"/>
          <w:right w:val="nil"/>
          <w:between w:val="nil"/>
        </w:pBdr>
        <w:ind w:left="480"/>
        <w:rPr>
          <w:del w:id="26" w:author="Administrator" w:date="2024-12-05T11:43:00Z"/>
        </w:rPr>
      </w:pPr>
    </w:p>
    <w:p w:rsidR="00D9008A" w:rsidRDefault="00D9008A" w:rsidP="00D9008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rFonts w:eastAsia="Calibri"/>
          <w:color w:val="000000"/>
        </w:rPr>
        <w:t>參考資料(5%)：</w:t>
      </w:r>
    </w:p>
    <w:p w:rsidR="00D9008A" w:rsidRDefault="00BD4145" w:rsidP="00D9008A">
      <w:pPr>
        <w:pBdr>
          <w:top w:val="nil"/>
          <w:left w:val="nil"/>
          <w:bottom w:val="nil"/>
          <w:right w:val="nil"/>
          <w:between w:val="nil"/>
        </w:pBdr>
        <w:ind w:left="480"/>
      </w:pPr>
      <w:ins w:id="27" w:author="Administrator" w:date="2024-12-05T11:46:00Z">
        <w:r w:rsidRPr="00BD4145">
          <w:t>https://blog.jmaker.com.tw/arduino-servo-sg90/</w:t>
        </w:r>
      </w:ins>
      <w:bookmarkStart w:id="28" w:name="_GoBack"/>
      <w:bookmarkEnd w:id="28"/>
    </w:p>
    <w:p w:rsidR="003040F7" w:rsidRDefault="00D9008A">
      <w:r>
        <w:t>☆</w:t>
      </w:r>
      <w:r>
        <w:t>工作分配表</w:t>
      </w:r>
      <w:r>
        <w:t>☆</w:t>
      </w:r>
    </w:p>
    <w:tbl>
      <w:tblPr>
        <w:tblStyle w:val="a5"/>
        <w:tblW w:w="781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3"/>
        <w:gridCol w:w="1559"/>
        <w:gridCol w:w="5323"/>
      </w:tblGrid>
      <w:tr w:rsidR="003040F7">
        <w:tc>
          <w:tcPr>
            <w:tcW w:w="933" w:type="dxa"/>
          </w:tcPr>
          <w:p w:rsidR="003040F7" w:rsidRDefault="00D900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eastAsia="Calibri"/>
                <w:color w:val="000000"/>
              </w:rPr>
              <w:lastRenderedPageBreak/>
              <w:t>座號</w:t>
            </w:r>
          </w:p>
        </w:tc>
        <w:tc>
          <w:tcPr>
            <w:tcW w:w="1559" w:type="dxa"/>
          </w:tcPr>
          <w:p w:rsidR="003040F7" w:rsidRDefault="00D900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eastAsia="Calibri"/>
                <w:color w:val="000000"/>
              </w:rPr>
              <w:t>姓名</w:t>
            </w:r>
          </w:p>
        </w:tc>
        <w:tc>
          <w:tcPr>
            <w:tcW w:w="5324" w:type="dxa"/>
          </w:tcPr>
          <w:p w:rsidR="003040F7" w:rsidRDefault="00D900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eastAsia="Calibri"/>
                <w:color w:val="000000"/>
              </w:rPr>
              <w:t>工作內容</w:t>
            </w:r>
          </w:p>
        </w:tc>
      </w:tr>
      <w:tr w:rsidR="003040F7">
        <w:tc>
          <w:tcPr>
            <w:tcW w:w="933" w:type="dxa"/>
            <w:vAlign w:val="center"/>
          </w:tcPr>
          <w:p w:rsidR="003040F7" w:rsidRDefault="00D9008A">
            <w:pPr>
              <w:jc w:val="center"/>
            </w:pPr>
            <w:r>
              <w:t>02</w:t>
            </w:r>
          </w:p>
        </w:tc>
        <w:tc>
          <w:tcPr>
            <w:tcW w:w="1559" w:type="dxa"/>
            <w:vAlign w:val="center"/>
          </w:tcPr>
          <w:p w:rsidR="003040F7" w:rsidRPr="00D9008A" w:rsidRDefault="00D900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eastAsia="Calibri"/>
                <w:color w:val="000000"/>
              </w:rPr>
              <w:t>王</w:t>
            </w:r>
            <w:r>
              <w:rPr>
                <w:rFonts w:hint="eastAsia"/>
                <w:color w:val="000000"/>
              </w:rPr>
              <w:t>政軒</w:t>
            </w:r>
          </w:p>
        </w:tc>
        <w:tc>
          <w:tcPr>
            <w:tcW w:w="53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040F7" w:rsidRDefault="00D9008A">
            <w:r>
              <w:t>專題討論、</w:t>
            </w:r>
            <w:r>
              <w:t xml:space="preserve"> </w:t>
            </w:r>
            <w:ins w:id="29" w:author="Administrator" w:date="2024-12-05T11:38:00Z">
              <w:r w:rsidR="00082E2C">
                <w:rPr>
                  <w:rFonts w:hint="eastAsia"/>
                </w:rPr>
                <w:t>常常</w:t>
              </w:r>
            </w:ins>
            <w:r>
              <w:rPr>
                <w:rFonts w:hint="eastAsia"/>
              </w:rPr>
              <w:t>沒來</w:t>
            </w:r>
          </w:p>
        </w:tc>
      </w:tr>
      <w:tr w:rsidR="003040F7">
        <w:tc>
          <w:tcPr>
            <w:tcW w:w="933" w:type="dxa"/>
            <w:vAlign w:val="center"/>
          </w:tcPr>
          <w:p w:rsidR="003040F7" w:rsidRDefault="00D900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eastAsia="Calibri"/>
                <w:color w:val="000000"/>
              </w:rPr>
              <w:t>17</w:t>
            </w:r>
          </w:p>
        </w:tc>
        <w:tc>
          <w:tcPr>
            <w:tcW w:w="1559" w:type="dxa"/>
            <w:vAlign w:val="center"/>
          </w:tcPr>
          <w:p w:rsidR="003040F7" w:rsidRPr="00D9008A" w:rsidRDefault="00D900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</w:rPr>
              <w:t>張閎翔</w:t>
            </w:r>
          </w:p>
        </w:tc>
        <w:tc>
          <w:tcPr>
            <w:tcW w:w="53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040F7" w:rsidRDefault="00D9008A">
            <w:r>
              <w:t>專題討論、報告書心得</w:t>
            </w:r>
          </w:p>
        </w:tc>
      </w:tr>
      <w:tr w:rsidR="003040F7">
        <w:tc>
          <w:tcPr>
            <w:tcW w:w="933" w:type="dxa"/>
            <w:vAlign w:val="center"/>
          </w:tcPr>
          <w:p w:rsidR="003040F7" w:rsidRDefault="00D900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eastAsia="Calibri"/>
                <w:color w:val="000000"/>
              </w:rPr>
              <w:t>27</w:t>
            </w:r>
          </w:p>
        </w:tc>
        <w:tc>
          <w:tcPr>
            <w:tcW w:w="1559" w:type="dxa"/>
            <w:vAlign w:val="center"/>
          </w:tcPr>
          <w:p w:rsidR="003040F7" w:rsidRPr="00D9008A" w:rsidRDefault="00D900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</w:rPr>
              <w:t>蘇定澤</w:t>
            </w:r>
          </w:p>
        </w:tc>
        <w:tc>
          <w:tcPr>
            <w:tcW w:w="53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040F7" w:rsidRDefault="00D9008A">
            <w:r>
              <w:t>專題討論、畫設計圖、電路討論</w:t>
            </w:r>
          </w:p>
        </w:tc>
      </w:tr>
    </w:tbl>
    <w:p w:rsidR="003040F7" w:rsidRDefault="003040F7">
      <w:pPr>
        <w:rPr>
          <w:ins w:id="30" w:author="Administrator" w:date="2024-12-05T11:40:00Z"/>
        </w:rPr>
      </w:pPr>
    </w:p>
    <w:p w:rsidR="00562389" w:rsidRDefault="005F7E89">
      <w:pPr>
        <w:rPr>
          <w:rFonts w:hint="eastAsia"/>
        </w:rPr>
      </w:pPr>
      <w:ins w:id="31" w:author="Administrator" w:date="2024-12-05T11:46:00Z">
        <w:r>
          <w:rPr>
            <w:rFonts w:hint="eastAsia"/>
          </w:rPr>
          <w:t>影片連結</w:t>
        </w:r>
        <w:r>
          <w:rPr>
            <w:rFonts w:hint="eastAsia"/>
          </w:rPr>
          <w:t xml:space="preserve">: </w:t>
        </w:r>
      </w:ins>
      <w:ins w:id="32" w:author="Administrator" w:date="2024-12-05T11:40:00Z">
        <w:r w:rsidR="00562389" w:rsidRPr="00562389">
          <w:t>https://drive.google.com/file/d/1su2qNFyAXMSy4voL7RPkIPhisn1L1EQX/view?usp=sharing</w:t>
        </w:r>
      </w:ins>
    </w:p>
    <w:sectPr w:rsidR="00562389">
      <w:pgSz w:w="11906" w:h="16838"/>
      <w:pgMar w:top="1440" w:right="1800" w:bottom="664" w:left="1800" w:header="851" w:footer="99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D3783D"/>
    <w:multiLevelType w:val="multilevel"/>
    <w:tmpl w:val="001EC73E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7056043"/>
    <w:multiLevelType w:val="multilevel"/>
    <w:tmpl w:val="4502CF34"/>
    <w:lvl w:ilvl="0">
      <w:start w:val="1"/>
      <w:numFmt w:val="decimal"/>
      <w:lvlText w:val="%1."/>
      <w:lvlJc w:val="left"/>
      <w:pPr>
        <w:ind w:left="480" w:hanging="480"/>
      </w:pPr>
      <w:rPr>
        <w:color w:val="000000"/>
      </w:r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Administrator">
    <w15:presenceInfo w15:providerId="None" w15:userId="Administrato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trackRevision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40F7"/>
    <w:rsid w:val="00082E2C"/>
    <w:rsid w:val="00217391"/>
    <w:rsid w:val="003040F7"/>
    <w:rsid w:val="003D3AF2"/>
    <w:rsid w:val="00562389"/>
    <w:rsid w:val="005F7E89"/>
    <w:rsid w:val="00617689"/>
    <w:rsid w:val="007D7A41"/>
    <w:rsid w:val="00BD4145"/>
    <w:rsid w:val="00CB24D6"/>
    <w:rsid w:val="00D90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A7B1A6"/>
  <w15:docId w15:val="{0E35B9AF-EF65-4F34-B94D-17A127A38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7">
    <w:name w:val="List Paragraph"/>
    <w:basedOn w:val="a"/>
    <w:uiPriority w:val="34"/>
    <w:qFormat/>
    <w:rsid w:val="00D9008A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microsoft.com/office/2011/relationships/people" Target="peop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2</Pages>
  <Words>90</Words>
  <Characters>515</Characters>
  <Application>Microsoft Office Word</Application>
  <DocSecurity>0</DocSecurity>
  <Lines>4</Lines>
  <Paragraphs>1</Paragraphs>
  <ScaleCrop>false</ScaleCrop>
  <Company>NLHS</Company>
  <LinksUpToDate>false</LinksUpToDate>
  <CharactersWithSpaces>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Administrator</cp:lastModifiedBy>
  <cp:revision>11</cp:revision>
  <dcterms:created xsi:type="dcterms:W3CDTF">2024-11-14T02:32:00Z</dcterms:created>
  <dcterms:modified xsi:type="dcterms:W3CDTF">2024-12-05T03:46:00Z</dcterms:modified>
</cp:coreProperties>
</file>